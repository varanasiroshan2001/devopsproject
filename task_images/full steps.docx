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This was the master job in repository.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ins w:author="V Roshan Kumar Patro" w:id="0" w:date="2020-05-07T12:42:12Z"/>
        </w:rPr>
      </w:pPr>
      <w:r w:rsidDel="00000000" w:rsidR="00000000" w:rsidRPr="00000000">
        <w:rPr>
          <w:rtl w:val="0"/>
        </w:rPr>
        <w:t xml:space="preserve">This was the developers branch in jenkins</w:t>
      </w:r>
      <w:ins w:author="V Roshan Kumar Patro" w:id="0" w:date="2020-05-07T12:42:1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C">
      <w:pPr>
        <w:rPr>
          <w:ins w:author="V Roshan Kumar Patro" w:id="0" w:date="2020-05-07T12:42:12Z"/>
        </w:rPr>
      </w:pPr>
      <w:ins w:author="V Roshan Kumar Patro" w:id="0" w:date="2020-05-07T12:42:1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D">
      <w:pPr>
        <w:rPr>
          <w:ins w:author="V Roshan Kumar Patro" w:id="0" w:date="2020-05-07T12:42:12Z"/>
        </w:rPr>
      </w:pPr>
      <w:ins w:author="V Roshan Kumar Patro" w:id="0" w:date="2020-05-07T12:42:1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E">
      <w:pPr>
        <w:rPr>
          <w:ins w:author="V Roshan Kumar Patro" w:id="0" w:date="2020-05-07T12:42:12Z"/>
        </w:rPr>
      </w:pPr>
      <w:ins w:author="V Roshan Kumar Patro" w:id="0" w:date="2020-05-07T12:42:12Z">
        <w:r w:rsidDel="00000000" w:rsidR="00000000" w:rsidRPr="00000000">
          <w:rPr>
            <w:rtl w:val="0"/>
          </w:rPr>
          <w:t xml:space="preserve">To add or give permissions to jenkins :</w:t>
        </w:r>
      </w:ins>
    </w:p>
    <w:p w:rsidR="00000000" w:rsidDel="00000000" w:rsidP="00000000" w:rsidRDefault="00000000" w:rsidRPr="00000000" w14:paraId="0000000F">
      <w:pPr>
        <w:rPr>
          <w:ins w:author="V Roshan Kumar Patro" w:id="0" w:date="2020-05-07T12:42:12Z"/>
        </w:rPr>
      </w:pPr>
      <w:ins w:author="V Roshan Kumar Patro" w:id="0" w:date="2020-05-07T12:42:12Z">
        <w:r w:rsidDel="00000000" w:rsidR="00000000" w:rsidRPr="00000000">
          <w:rPr>
            <w:rtl w:val="0"/>
          </w:rPr>
          <w:t xml:space="preserve">Go to vim /etc/sudoers and give along with root jenkins user all access.</w:t>
        </w:r>
      </w:ins>
    </w:p>
    <w:p w:rsidR="00000000" w:rsidDel="00000000" w:rsidP="00000000" w:rsidRDefault="00000000" w:rsidRPr="00000000" w14:paraId="00000010">
      <w:pPr>
        <w:rPr>
          <w:ins w:author="V Roshan Kumar Patro" w:id="0" w:date="2020-05-07T12:42:12Z"/>
        </w:rPr>
      </w:pPr>
      <w:ins w:author="V Roshan Kumar Patro" w:id="0" w:date="2020-05-07T12:42:12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1">
      <w:pPr>
        <w:rPr/>
      </w:pPr>
      <w:ins w:author="V Roshan Kumar Patro" w:id="0" w:date="2020-05-07T12:42:12Z">
        <w:r w:rsidDel="00000000" w:rsidR="00000000" w:rsidRPr="00000000">
          <w:rPr/>
          <w:drawing>
            <wp:inline distB="114300" distT="114300" distL="114300" distR="114300">
              <wp:extent cx="5734050" cy="4305300"/>
              <wp:effectExtent b="0" l="0" r="0" t="0"/>
              <wp:docPr id="13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4305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ins w:author="V Roshan Kumar Patro" w:id="1" w:date="2020-05-07T12:41:29Z"/>
        </w:rPr>
      </w:pPr>
      <w:r w:rsidDel="00000000" w:rsidR="00000000" w:rsidRPr="00000000">
        <w:rPr>
          <w:rtl w:val="0"/>
        </w:rPr>
        <w:t xml:space="preserve">This is job 3. Qat team</w:t>
      </w:r>
      <w:ins w:author="V Roshan Kumar Patro" w:id="1" w:date="2020-05-07T12:41:29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ins w:author="V Roshan Kumar Patro" w:id="2" w:date="2020-05-07T12:41:42Z">
        <w:r w:rsidDel="00000000" w:rsidR="00000000" w:rsidRPr="00000000">
          <w:rPr/>
          <w:drawing>
            <wp:inline distB="114300" distT="114300" distL="114300" distR="114300">
              <wp:extent cx="5734050" cy="4305300"/>
              <wp:effectExtent b="0" l="0" r="0" t="0"/>
              <wp:docPr id="10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4305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/>
          <w:drawing>
            <wp:inline distB="114300" distT="114300" distL="114300" distR="114300">
              <wp:extent cx="5734050" cy="4305300"/>
              <wp:effectExtent b="0" l="0" r="0" t="0"/>
              <wp:docPr id="11" name="image10.png"/>
              <a:graphic>
                <a:graphicData uri="http://schemas.openxmlformats.org/drawingml/2006/picture">
                  <pic:pic>
                    <pic:nvPicPr>
                      <pic:cNvPr id="0" name="image10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4050" cy="43053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headerReference r:id="rId20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